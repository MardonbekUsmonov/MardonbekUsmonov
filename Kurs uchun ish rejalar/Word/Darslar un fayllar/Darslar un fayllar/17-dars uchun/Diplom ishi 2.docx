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b/>
          <w:sz w:val="28"/>
          <w:szCs w:val="28"/>
          <w:lang w:val="en-US"/>
        </w:rPr>
        <w:id w:val="21557043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Diplom ishi</w:t>
          </w:r>
        </w:p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:rsidR="00D125AD" w:rsidRDefault="00D125AD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Siyosiy institutlarning </w:t>
          </w:r>
          <w:del w:id="0" w:author="prof. Islomov D." w:date="2015-04-01T00:55:00Z">
            <w:r w:rsidRPr="00D125AD" w:rsidDel="005A61DC">
              <w:rPr>
                <w:rFonts w:asciiTheme="majorHAnsi" w:eastAsiaTheme="majorEastAsia" w:hAnsiTheme="majorHAnsi" w:cstheme="majorBidi"/>
                <w:sz w:val="80"/>
                <w:szCs w:val="80"/>
                <w:lang w:val="en-US"/>
              </w:rPr>
              <w:delText xml:space="preserve">dalvat </w:delText>
            </w:r>
          </w:del>
          <w:ins w:id="1" w:author="prof. Islomov D." w:date="2015-04-01T00:56:00Z">
            <w:r w:rsidR="005A61DC">
              <w:rPr>
                <w:rFonts w:asciiTheme="majorHAnsi" w:eastAsiaTheme="majorEastAsia" w:hAnsiTheme="majorHAnsi" w:cstheme="majorBidi"/>
                <w:sz w:val="80"/>
                <w:szCs w:val="80"/>
                <w:lang w:val="en-US"/>
              </w:rPr>
              <w:t xml:space="preserve">davlat </w:t>
            </w:r>
          </w:ins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boshqaruvidagi oʻrni va ularni rivojlantirishning zamonaviy usullar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i</w:t>
          </w:r>
        </w:p>
        <w:p w:rsidR="00D125AD" w:rsidRDefault="00D125AD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  <w:p w:rsidR="00EE2D5D" w:rsidRDefault="00EE2D5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</w:p>
        <w:p w:rsidR="00D125AD" w:rsidRPr="00D125A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Tayyorladi: Eshmatov T.</w:t>
          </w:r>
        </w:p>
        <w:p w:rsidR="00EE2D5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Ilmiy rahbar: prof. Islomov D.</w:t>
          </w:r>
        </w:p>
        <w:p w:rsidR="00626EE3" w:rsidRPr="00D125AD" w:rsidRDefault="006125D0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</w:sdtContent>
    </w:sdt>
    <w:p w:rsidR="00D125AD" w:rsidRPr="00D125AD" w:rsidRDefault="00D125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  <w:commentRangeStart w:id="2"/>
      <w:r w:rsidRPr="00734DA5">
        <w:rPr>
          <w:sz w:val="28"/>
          <w:szCs w:val="28"/>
          <w:lang w:val="uz-Cyrl-UZ"/>
        </w:rPr>
        <w:lastRenderedPageBreak/>
        <w:t>Siyosiy</w:t>
      </w:r>
      <w:commentRangeEnd w:id="2"/>
      <w:r w:rsidR="003C192C">
        <w:rPr>
          <w:rStyle w:val="ab"/>
        </w:rPr>
        <w:commentReference w:id="2"/>
      </w:r>
      <w:r w:rsidRPr="00734DA5">
        <w:rPr>
          <w:sz w:val="28"/>
          <w:szCs w:val="28"/>
          <w:lang w:val="uz-Cyrl-UZ"/>
        </w:rPr>
        <w:t xml:space="preserve"> hоkimiyat siyosiy institutlаr, siyosiy tаshkilоtlаr, nоdаvlаt vа jаmоаt tаshkilоtlаri, guruh vа qаtlаmlаr, shахs fаоliyatlаri bilаn uzviy bоg’lаngаn jаrаyondir. </w:t>
      </w:r>
    </w:p>
    <w:p w:rsidR="00EC022C" w:rsidRDefault="003C192C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  <w:ins w:id="3" w:author="prof. Islomov D." w:date="2015-04-01T01:00:00Z">
        <w:r>
          <w:rPr>
            <w:b/>
            <w:sz w:val="28"/>
            <w:szCs w:val="28"/>
            <w:lang w:val="en-US"/>
          </w:rPr>
          <w:t>Siyosiy institutlar:</w:t>
        </w:r>
      </w:ins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1. 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2. Pr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zid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ntlik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3.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nt (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liy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jlis).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)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shq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ruvi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b) Q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nunchilik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4.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zirl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hk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 (hukum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t)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5. Sud instituti.</w:t>
      </w:r>
    </w:p>
    <w:p w:rsidR="00BD2B41" w:rsidRPr="00734DA5" w:rsidRDefault="00BD2B41" w:rsidP="00BD2B41">
      <w:pPr>
        <w:tabs>
          <w:tab w:val="left" w:pos="0"/>
          <w:tab w:val="left" w:pos="108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6. 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bbizm instituti (d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kimiyati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’sir ko’rs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tishning qudr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tli qur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li, </w:t>
      </w:r>
      <w:r>
        <w:rPr>
          <w:sz w:val="28"/>
          <w:szCs w:val="28"/>
        </w:rPr>
        <w:t>х</w:t>
      </w:r>
      <w:r w:rsidRPr="00734DA5">
        <w:rPr>
          <w:sz w:val="28"/>
          <w:szCs w:val="28"/>
          <w:lang w:val="en-US"/>
        </w:rPr>
        <w:t>ususiy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shkil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rning uyushm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si).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viy 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 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8. Siyosiy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rtiyal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tchilik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9. Yar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shish instituti –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dil sudl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vning yangi sh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kli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h.k.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Siyosiy 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kimiyat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m uzviy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.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 xml:space="preserve">tchilik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ао</w:t>
      </w:r>
      <w:r w:rsidRPr="00734DA5">
        <w:rPr>
          <w:sz w:val="28"/>
          <w:szCs w:val="28"/>
          <w:lang w:val="en-US"/>
        </w:rPr>
        <w:t xml:space="preserve">liyat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lib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miyatning 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shib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rishid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, fuq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yotid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ishtir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kini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’minl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muhim 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 o’yn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ydig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rdir.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miyatning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yrim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n, “ijtim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institut”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“j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ri” tushunch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bir-birig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yaqin.</w:t>
      </w:r>
    </w:p>
    <w:p w:rsidR="00513889" w:rsidRDefault="00513889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</w:p>
    <w:p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Ijtim</w:t>
      </w:r>
      <w:r w:rsidRPr="00E9059A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iy</w:t>
      </w:r>
      <w:r w:rsidRPr="00E9059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institutl</w:t>
      </w:r>
      <w:r w:rsidRPr="00E905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r</w:t>
      </w:r>
      <w:r w:rsidRPr="00E9059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turl</w:t>
      </w:r>
      <w:r w:rsidRPr="00E905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ri</w:t>
      </w:r>
      <w:r w:rsidRPr="00E9059A">
        <w:rPr>
          <w:b/>
          <w:sz w:val="28"/>
          <w:szCs w:val="28"/>
        </w:rPr>
        <w:t>: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Qаrindоshlik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Nikоh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Оilа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Tа’lim (mаktаb, o’rtа, оliy tа’lim vа h.k.)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Kоmmunikаtsiya (infоrmаtsiоn tехnоlоgiya)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Din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Mеhnаt instituti.</w:t>
      </w:r>
    </w:p>
    <w:p w:rsidR="00BD2B41" w:rsidRPr="00734DA5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Iqtis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diyot instituti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h.k.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“J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ri” k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ng tushunch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bo’lib, o’zid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siyosiy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if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etishi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f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rq qil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di. “Ijtim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r” ko’pchilik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 qil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’yorl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driyatl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b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di. </w:t>
      </w:r>
      <w:r>
        <w:rPr>
          <w:sz w:val="28"/>
          <w:szCs w:val="28"/>
        </w:rPr>
        <w:t>Х</w:t>
      </w:r>
      <w:r w:rsidRPr="00734DA5">
        <w:rPr>
          <w:sz w:val="28"/>
          <w:szCs w:val="28"/>
          <w:lang w:val="en-US"/>
        </w:rPr>
        <w:t>ulq-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rning instituttsi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nl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usull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t’iy s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nktsiyal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ya qilin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qo’ll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b-quvv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tij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shkil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rning riv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jl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kimiyatg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ld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qs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ri,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nt</w:t>
      </w:r>
      <w:r>
        <w:rPr>
          <w:sz w:val="28"/>
          <w:szCs w:val="28"/>
          <w:lang w:val="uz-Cyrl-UZ"/>
        </w:rPr>
        <w:t xml:space="preserve"> </w:t>
      </w:r>
      <w:r w:rsidRPr="00734DA5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 qilinishi 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zim bo’lg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mu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f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rtiyal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mk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rlikd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rilishi yoki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 bo’lishi mumkin.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slid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dunyod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gi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3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vjud: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Birinchi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Ikinchi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tij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ri yoki sh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siy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r.</w:t>
      </w:r>
    </w:p>
    <w:p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en-US"/>
        </w:rPr>
        <w:t>Uchinchi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tij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shkil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b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di.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shu uchinchi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rni riv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jl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ntirish 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tij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dunyod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gi riv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jl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fuq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lik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miyati qurishg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erishdil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r. Bu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 fuq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huquq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nf</w:t>
      </w:r>
      <w:r>
        <w:rPr>
          <w:sz w:val="28"/>
          <w:szCs w:val="28"/>
        </w:rPr>
        <w:t>аа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rini him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ya qilish,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iy-siyosiy f</w:t>
      </w:r>
      <w:r>
        <w:rPr>
          <w:sz w:val="28"/>
          <w:szCs w:val="28"/>
        </w:rPr>
        <w:t>ао</w:t>
      </w:r>
      <w:r w:rsidRPr="00734DA5">
        <w:rPr>
          <w:sz w:val="28"/>
          <w:szCs w:val="28"/>
          <w:lang w:val="en-US"/>
        </w:rPr>
        <w:t xml:space="preserve">lligini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shirish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ul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siyosiy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bul qilishd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ishtir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kining muhim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mili bo’lib k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lm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qd</w:t>
      </w:r>
      <w:r>
        <w:rPr>
          <w:sz w:val="28"/>
          <w:szCs w:val="28"/>
        </w:rPr>
        <w:t>а</w:t>
      </w:r>
      <w:r>
        <w:rPr>
          <w:rStyle w:val="a5"/>
          <w:sz w:val="28"/>
          <w:szCs w:val="28"/>
        </w:rPr>
        <w:footnoteReference w:id="2"/>
      </w:r>
      <w:r>
        <w:rPr>
          <w:sz w:val="28"/>
          <w:szCs w:val="28"/>
          <w:lang w:val="en-US"/>
        </w:rPr>
        <w:t>.</w:t>
      </w:r>
    </w:p>
    <w:p w:rsidR="00BD2B41" w:rsidRPr="001235EE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</w:p>
    <w:p w:rsidR="00BD2B41" w:rsidRPr="00801107" w:rsidRDefault="00BD2B41" w:rsidP="00BD2B41">
      <w:pPr>
        <w:spacing w:line="360" w:lineRule="auto"/>
        <w:ind w:firstLine="720"/>
        <w:jc w:val="right"/>
        <w:rPr>
          <w:b/>
          <w:sz w:val="28"/>
          <w:szCs w:val="28"/>
          <w:lang w:val="en-US"/>
        </w:rPr>
      </w:pPr>
      <w:r w:rsidRPr="00801107">
        <w:rPr>
          <w:b/>
          <w:sz w:val="28"/>
          <w:szCs w:val="28"/>
          <w:lang w:val="en-US"/>
        </w:rPr>
        <w:lastRenderedPageBreak/>
        <w:t>6.</w:t>
      </w:r>
      <w:r>
        <w:rPr>
          <w:b/>
          <w:sz w:val="28"/>
          <w:szCs w:val="28"/>
          <w:lang w:val="uz-Cyrl-UZ"/>
        </w:rPr>
        <w:t>6</w:t>
      </w:r>
      <w:r w:rsidRPr="00801107">
        <w:rPr>
          <w:b/>
          <w:sz w:val="28"/>
          <w:szCs w:val="28"/>
          <w:lang w:val="en-US"/>
        </w:rPr>
        <w:t>-chizma</w:t>
      </w:r>
    </w:p>
    <w:p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</w:p>
    <w:tbl>
      <w:tblPr>
        <w:tblStyle w:val="a6"/>
        <w:tblW w:w="0" w:type="auto"/>
        <w:tblLook w:val="01E0"/>
      </w:tblPr>
      <w:tblGrid>
        <w:gridCol w:w="1188"/>
        <w:gridCol w:w="720"/>
        <w:gridCol w:w="62"/>
        <w:gridCol w:w="1971"/>
        <w:gridCol w:w="847"/>
        <w:gridCol w:w="1124"/>
        <w:gridCol w:w="1576"/>
        <w:gridCol w:w="360"/>
        <w:gridCol w:w="720"/>
        <w:gridCol w:w="1286"/>
      </w:tblGrid>
      <w:tr w:rsidR="00BD2B41" w:rsidTr="0061176D">
        <w:trPr>
          <w:gridBefore w:val="2"/>
          <w:gridAfter w:val="2"/>
          <w:wBefore w:w="1908" w:type="dxa"/>
          <w:wAfter w:w="2006" w:type="dxa"/>
          <w:trHeight w:val="502"/>
        </w:trPr>
        <w:tc>
          <w:tcPr>
            <w:tcW w:w="5940" w:type="dxa"/>
            <w:gridSpan w:val="6"/>
          </w:tcPr>
          <w:p w:rsidR="00BD2B41" w:rsidRPr="001235EE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Mamlakatlardagi mavjud 3 ta sektor</w:t>
            </w:r>
          </w:p>
        </w:tc>
      </w:tr>
      <w:tr w:rsidR="00BD2B41" w:rsidTr="0061176D">
        <w:tblPrEx>
          <w:tblLook w:val="0000"/>
        </w:tblPrEx>
        <w:trPr>
          <w:gridBefore w:val="1"/>
          <w:gridAfter w:val="1"/>
          <w:wBefore w:w="1188" w:type="dxa"/>
          <w:wAfter w:w="1286" w:type="dxa"/>
          <w:trHeight w:val="750"/>
        </w:trPr>
        <w:tc>
          <w:tcPr>
            <w:tcW w:w="3600" w:type="dxa"/>
            <w:gridSpan w:val="4"/>
            <w:tcBorders>
              <w:bottom w:val="nil"/>
            </w:tcBorders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  <w:p w:rsidR="00BD2B41" w:rsidRDefault="00BD2B41" w:rsidP="0061176D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78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D2B41" w:rsidRDefault="00BD2B41" w:rsidP="0061176D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BD2B41" w:rsidTr="0061176D">
        <w:tc>
          <w:tcPr>
            <w:tcW w:w="1970" w:type="dxa"/>
            <w:gridSpan w:val="3"/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Davlat sektori</w:t>
            </w: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71" w:type="dxa"/>
            <w:gridSpan w:val="2"/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Tijorat yoki shaxsiy sektor</w:t>
            </w:r>
          </w:p>
        </w:tc>
        <w:tc>
          <w:tcPr>
            <w:tcW w:w="1576" w:type="dxa"/>
            <w:tcBorders>
              <w:top w:val="nil"/>
              <w:bottom w:val="nil"/>
            </w:tcBorders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366" w:type="dxa"/>
            <w:gridSpan w:val="3"/>
          </w:tcPr>
          <w:p w:rsidR="00BD2B41" w:rsidRPr="001235EE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Nоdаvlаt nоtijоrаt tаshkilоtlаri</w:t>
            </w:r>
            <w:r>
              <w:rPr>
                <w:sz w:val="28"/>
                <w:szCs w:val="28"/>
                <w:lang w:val="en-US"/>
              </w:rPr>
              <w:t xml:space="preserve"> sektori</w:t>
            </w:r>
          </w:p>
        </w:tc>
      </w:tr>
    </w:tbl>
    <w:p w:rsidR="00BD2B41" w:rsidRDefault="00BD2B41" w:rsidP="00BD2B41">
      <w:pPr>
        <w:spacing w:line="360" w:lineRule="auto"/>
        <w:rPr>
          <w:b/>
          <w:sz w:val="28"/>
          <w:szCs w:val="28"/>
          <w:lang w:val="en-US"/>
        </w:rPr>
      </w:pPr>
    </w:p>
    <w:p w:rsidR="00513889" w:rsidRDefault="00513889" w:rsidP="00BD2B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513889" w:rsidRDefault="00513889" w:rsidP="00BD2B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D2B41" w:rsidRDefault="00BD2B41" w:rsidP="00BD2B41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d</w:t>
      </w: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biyotl</w:t>
      </w: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r</w:t>
      </w:r>
      <w:r w:rsidRPr="007C2080">
        <w:rPr>
          <w:b/>
          <w:sz w:val="28"/>
          <w:szCs w:val="28"/>
          <w:lang w:val="uz-Cyrl-UZ"/>
        </w:rPr>
        <w:t>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O’zbеkistоn Rеspublikаsi Kоnstitutsiyasi. </w:t>
      </w:r>
      <w:r w:rsidRPr="004E73BF">
        <w:rPr>
          <w:sz w:val="28"/>
          <w:szCs w:val="28"/>
          <w:lang w:val="uz-Cyrl-UZ"/>
        </w:rPr>
        <w:t xml:space="preserve">– 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“O’zbеkistоn”, 2009</w:t>
      </w:r>
      <w:r w:rsidRPr="004E73B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3-35 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O’zbеkistоn Rеspublikаsining “Dаvlаt bоshqаruvini Yangilаsh vа yanаdа dеmоkrаtlаshtirish hаmdа mаmlаkаtni mоdеrnizаiya qilishdа siyosiy pаrtiyalаrning rоlini kuchаytirish to’g’risidа”gi 2007 yil 11 аprеl Kоnstitutsiyaviy qоnuni. “Xalq so’zi”, 2007 yil 12 аprеl.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Kаrimоv I.А. Insоn, uning huquq vа erkinliklаri – оliy qаdriyat.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“O’zbеkistоn”, 2006. T. 14. 61-91, 213-260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>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Аliеv B. Hoshimov T. vа bоshqаlаr. Pоlitоlоgiya. O’quv qo’llаnmа.              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734DA5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TDIU</w:t>
      </w:r>
      <w:r w:rsidRPr="00734DA5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2006. 98-113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 xml:space="preserve"> 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Аliеv B., Bоbоеv А. Pоlitоlоgiya fаni bo’yichа tа’lim tехnоlоgiyasi.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TDIU</w:t>
      </w:r>
      <w:r w:rsidRPr="004E73BF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2006. 67-80</w:t>
      </w:r>
      <w:r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uz-Cyrl-UZ"/>
        </w:rPr>
        <w:t xml:space="preserve"> b.</w:t>
      </w:r>
      <w:r w:rsidRPr="00FB7D7F">
        <w:rPr>
          <w:sz w:val="28"/>
          <w:szCs w:val="28"/>
          <w:lang w:val="uz-Cyrl-UZ"/>
        </w:rPr>
        <w:t xml:space="preserve"> 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Krаvchеnkо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А.I. Pоlitоlоgiya. Uchеbnik. </w:t>
      </w:r>
      <w:r w:rsidRPr="004E73BF">
        <w:rPr>
          <w:sz w:val="28"/>
          <w:szCs w:val="28"/>
          <w:lang w:val="uz-Cyrl-UZ"/>
        </w:rPr>
        <w:t xml:space="preserve">– </w:t>
      </w:r>
      <w:r>
        <w:rPr>
          <w:sz w:val="28"/>
          <w:szCs w:val="28"/>
          <w:lang w:val="uz-Cyrl-UZ"/>
        </w:rPr>
        <w:t>M.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2008</w:t>
      </w:r>
      <w:r w:rsidRPr="004E73BF">
        <w:rPr>
          <w:sz w:val="28"/>
          <w:szCs w:val="28"/>
          <w:lang w:val="uz-Cyrl-UZ"/>
        </w:rPr>
        <w:t>.-C.</w:t>
      </w:r>
      <w:r>
        <w:rPr>
          <w:sz w:val="28"/>
          <w:szCs w:val="28"/>
          <w:lang w:val="uz-Cyrl-UZ"/>
        </w:rPr>
        <w:t xml:space="preserve"> 129-150.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Оdilqоrеv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Х.T., Rаzzоqоv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D.Х. Siyosаtshunоslik.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“O’qituvchi”</w:t>
      </w:r>
      <w:r w:rsidRPr="004E73BF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2008</w:t>
      </w:r>
      <w:r w:rsidRPr="004E73B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 xml:space="preserve"> 140-151-b.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uz-Cyrl-UZ"/>
        </w:rPr>
        <w:lastRenderedPageBreak/>
        <w:t xml:space="preserve">Nоsirхujаеv S. va boshqalar. Pоlitоlоgiya. </w:t>
      </w:r>
      <w:r w:rsidRPr="005C001F">
        <w:rPr>
          <w:sz w:val="28"/>
          <w:szCs w:val="28"/>
          <w:lang w:val="uz-Cyrl-UZ"/>
        </w:rPr>
        <w:t>–</w:t>
      </w:r>
      <w:r w:rsidRPr="00734DA5">
        <w:rPr>
          <w:sz w:val="28"/>
          <w:szCs w:val="28"/>
          <w:lang w:val="uz-Cyrl-UZ"/>
        </w:rPr>
        <w:t xml:space="preserve">T.: “Fаn”. 2009, 173-196-b. </w:t>
      </w:r>
    </w:p>
    <w:p w:rsidR="00FA5185" w:rsidRPr="00BD2B41" w:rsidRDefault="00FA5185">
      <w:pPr>
        <w:rPr>
          <w:lang w:val="uz-Cyrl-UZ"/>
        </w:rPr>
      </w:pPr>
    </w:p>
    <w:sectPr w:rsidR="00FA5185" w:rsidRPr="00BD2B41" w:rsidSect="005A61DC">
      <w:pgSz w:w="11906" w:h="16838"/>
      <w:pgMar w:top="1418" w:right="720" w:bottom="720" w:left="1418" w:header="709" w:footer="709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  <w:sectPrChange w:id="4" w:author="prof. Islomov D." w:date="2015-04-01T00:54:00Z">
        <w:sectPr w:rsidR="00FA5185" w:rsidRPr="00BD2B41" w:rsidSect="005A61DC">
          <w:pgMar w:top="720" w:left="720" w:header="708" w:footer="708"/>
        </w:sectPr>
      </w:sectPrChange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2" w:author="prof. Islomov D." w:date="2015-04-01T01:00:00Z" w:initials="I.D.">
    <w:p w:rsidR="003C192C" w:rsidRPr="003C192C" w:rsidRDefault="003C192C">
      <w:pPr>
        <w:pStyle w:val="ac"/>
        <w:rPr>
          <w:lang w:val="en-US"/>
        </w:rPr>
      </w:pPr>
      <w:r>
        <w:rPr>
          <w:rStyle w:val="ab"/>
        </w:rPr>
        <w:annotationRef/>
      </w:r>
      <w:r>
        <w:rPr>
          <w:lang w:val="en-US"/>
        </w:rPr>
        <w:t>Titul sahifadan keyin mundarija bo'lishi kerak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79B" w:rsidRDefault="0096079B" w:rsidP="00BD2B41">
      <w:pPr>
        <w:spacing w:after="0" w:line="240" w:lineRule="auto"/>
      </w:pPr>
      <w:r>
        <w:separator/>
      </w:r>
    </w:p>
  </w:endnote>
  <w:endnote w:type="continuationSeparator" w:id="1">
    <w:p w:rsidR="0096079B" w:rsidRDefault="0096079B" w:rsidP="00BD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79B" w:rsidRDefault="0096079B" w:rsidP="00BD2B41">
      <w:pPr>
        <w:spacing w:after="0" w:line="240" w:lineRule="auto"/>
      </w:pPr>
      <w:r>
        <w:separator/>
      </w:r>
    </w:p>
  </w:footnote>
  <w:footnote w:type="continuationSeparator" w:id="1">
    <w:p w:rsidR="0096079B" w:rsidRDefault="0096079B" w:rsidP="00BD2B41">
      <w:pPr>
        <w:spacing w:after="0" w:line="240" w:lineRule="auto"/>
      </w:pPr>
      <w:r>
        <w:continuationSeparator/>
      </w:r>
    </w:p>
  </w:footnote>
  <w:footnote w:id="2">
    <w:p w:rsidR="00BD2B41" w:rsidRDefault="00BD2B41" w:rsidP="00BD2B41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BD2B41" w:rsidRDefault="00BD2B41" w:rsidP="00BD2B41">
      <w:pPr>
        <w:pStyle w:val="a3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C395E"/>
    <w:multiLevelType w:val="hybridMultilevel"/>
    <w:tmpl w:val="5F0CCD6E"/>
    <w:lvl w:ilvl="0" w:tplc="87564F8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8EEF386">
      <w:start w:val="1"/>
      <w:numFmt w:val="decimal"/>
      <w:lvlText w:val="%2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632A1376"/>
    <w:multiLevelType w:val="hybridMultilevel"/>
    <w:tmpl w:val="85604B10"/>
    <w:lvl w:ilvl="0" w:tplc="34785B14">
      <w:start w:val="1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85044E22">
      <w:numFmt w:val="none"/>
      <w:lvlText w:val=""/>
      <w:lvlJc w:val="left"/>
      <w:pPr>
        <w:tabs>
          <w:tab w:val="num" w:pos="360"/>
        </w:tabs>
      </w:pPr>
    </w:lvl>
    <w:lvl w:ilvl="2" w:tplc="D294F07E">
      <w:numFmt w:val="none"/>
      <w:lvlText w:val=""/>
      <w:lvlJc w:val="left"/>
      <w:pPr>
        <w:tabs>
          <w:tab w:val="num" w:pos="360"/>
        </w:tabs>
      </w:pPr>
    </w:lvl>
    <w:lvl w:ilvl="3" w:tplc="A4E8C688">
      <w:numFmt w:val="none"/>
      <w:lvlText w:val=""/>
      <w:lvlJc w:val="left"/>
      <w:pPr>
        <w:tabs>
          <w:tab w:val="num" w:pos="360"/>
        </w:tabs>
      </w:pPr>
    </w:lvl>
    <w:lvl w:ilvl="4" w:tplc="EB000FF4">
      <w:numFmt w:val="none"/>
      <w:lvlText w:val=""/>
      <w:lvlJc w:val="left"/>
      <w:pPr>
        <w:tabs>
          <w:tab w:val="num" w:pos="360"/>
        </w:tabs>
      </w:pPr>
    </w:lvl>
    <w:lvl w:ilvl="5" w:tplc="3F0AE2F6">
      <w:numFmt w:val="none"/>
      <w:lvlText w:val=""/>
      <w:lvlJc w:val="left"/>
      <w:pPr>
        <w:tabs>
          <w:tab w:val="num" w:pos="360"/>
        </w:tabs>
      </w:pPr>
    </w:lvl>
    <w:lvl w:ilvl="6" w:tplc="77BE413C">
      <w:numFmt w:val="none"/>
      <w:lvlText w:val=""/>
      <w:lvlJc w:val="left"/>
      <w:pPr>
        <w:tabs>
          <w:tab w:val="num" w:pos="360"/>
        </w:tabs>
      </w:pPr>
    </w:lvl>
    <w:lvl w:ilvl="7" w:tplc="002A90D6">
      <w:numFmt w:val="none"/>
      <w:lvlText w:val=""/>
      <w:lvlJc w:val="left"/>
      <w:pPr>
        <w:tabs>
          <w:tab w:val="num" w:pos="360"/>
        </w:tabs>
      </w:pPr>
    </w:lvl>
    <w:lvl w:ilvl="8" w:tplc="ED9AE84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D2B41"/>
    <w:rsid w:val="000076A6"/>
    <w:rsid w:val="00021412"/>
    <w:rsid w:val="0029021F"/>
    <w:rsid w:val="003C192C"/>
    <w:rsid w:val="00513889"/>
    <w:rsid w:val="005A61DC"/>
    <w:rsid w:val="006125D0"/>
    <w:rsid w:val="0062426D"/>
    <w:rsid w:val="00626EE3"/>
    <w:rsid w:val="006C48BD"/>
    <w:rsid w:val="008B7F06"/>
    <w:rsid w:val="008C0903"/>
    <w:rsid w:val="008F4934"/>
    <w:rsid w:val="0096079B"/>
    <w:rsid w:val="00A65FFF"/>
    <w:rsid w:val="00BD2B41"/>
    <w:rsid w:val="00D125AD"/>
    <w:rsid w:val="00D7741B"/>
    <w:rsid w:val="00DA5FB7"/>
    <w:rsid w:val="00DE5A1B"/>
    <w:rsid w:val="00EC022C"/>
    <w:rsid w:val="00EE2D5D"/>
    <w:rsid w:val="00F1679C"/>
    <w:rsid w:val="00FA5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8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BD2B41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rsid w:val="00BD2B41"/>
    <w:rPr>
      <w:vertAlign w:val="superscript"/>
    </w:rPr>
  </w:style>
  <w:style w:type="table" w:styleId="a6">
    <w:name w:val="Table Grid"/>
    <w:basedOn w:val="a1"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link w:val="a8"/>
    <w:uiPriority w:val="1"/>
    <w:qFormat/>
    <w:rsid w:val="00BD2B41"/>
    <w:pPr>
      <w:spacing w:after="0" w:line="240" w:lineRule="auto"/>
    </w:pPr>
    <w:rPr>
      <w:lang w:eastAsia="en-US"/>
    </w:rPr>
  </w:style>
  <w:style w:type="character" w:customStyle="1" w:styleId="a8">
    <w:name w:val="Без интервала Знак"/>
    <w:basedOn w:val="a0"/>
    <w:link w:val="a7"/>
    <w:uiPriority w:val="1"/>
    <w:rsid w:val="00BD2B41"/>
    <w:rPr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BD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D2B41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D7741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7741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7741B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7741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7741B"/>
    <w:rPr>
      <w:b/>
      <w:bCs/>
    </w:rPr>
  </w:style>
  <w:style w:type="paragraph" w:styleId="af0">
    <w:name w:val="Revision"/>
    <w:hidden/>
    <w:uiPriority w:val="99"/>
    <w:semiHidden/>
    <w:rsid w:val="00D7741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1EC7CE-E324-41BC-B85C-0F6230F08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Siyosiy institutlarning dalvat boshqaruvidagi oʻrni va ularni rivojlantirishning zamonaviy usullari</vt:lpstr>
    </vt:vector>
  </TitlesOfParts>
  <Company>DiplM ISHIo</Company>
  <LinksUpToDate>false</LinksUpToDate>
  <CharactersWithSpaces>3680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Siyosiy institutlarning dalvat boshqaruvidagi oʻrni va ularni rivojlantirishning zamonaviy usullari</dc:title>
  <dc:creator>Eshmatov Toshmatning</dc:creator>
  <cp:lastModifiedBy>prof. Islomov D.</cp:lastModifiedBy>
  <cp:revision>2</cp:revision>
  <dcterms:created xsi:type="dcterms:W3CDTF">2015-03-31T20:06:00Z</dcterms:created>
  <dcterms:modified xsi:type="dcterms:W3CDTF">2015-03-31T20:06:00Z</dcterms:modified>
</cp:coreProperties>
</file>